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at" ContentType="text/plain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3dbe5ef9565d498f" Type="http://schemas.microsoft.com/office/2006/relationships/txt" Target="udata/data.dat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9C85C87" w14:textId="42F9E18C" w:rsidR="00EB07C6" w:rsidRDefault="00EB07C6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声明书</w:t>
      </w:r>
    </w:p>
    <w:p w14:paraId="469295B6" w14:textId="77777777" w:rsidR="00EB07C6" w:rsidRDefault="00EB07C6">
      <w:pPr>
        <w:rPr>
          <w:rFonts w:ascii="宋体" w:hAnsi="宋体"/>
          <w:sz w:val="28"/>
          <w:szCs w:val="28"/>
        </w:rPr>
      </w:pPr>
    </w:p>
    <w:p w14:paraId="00864BD3" w14:textId="77777777" w:rsidR="00806E10" w:rsidRDefault="00806E10" w:rsidP="00806E10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  <w:u w:val="single"/>
        </w:rPr>
        <w:t xml:space="preserve">                        </w:t>
      </w:r>
      <w:r>
        <w:rPr>
          <w:rFonts w:ascii="宋体" w:hAnsi="宋体" w:hint="eastAsia"/>
          <w:sz w:val="24"/>
          <w:szCs w:val="24"/>
        </w:rPr>
        <w:t>：</w:t>
      </w:r>
    </w:p>
    <w:p w14:paraId="3B1795ED" w14:textId="7B0F7E37" w:rsidR="00EB07C6" w:rsidDel="00050689" w:rsidRDefault="00EB07C6">
      <w:pPr>
        <w:spacing w:line="360" w:lineRule="auto"/>
        <w:ind w:firstLineChars="200" w:firstLine="480"/>
        <w:jc w:val="left"/>
        <w:rPr>
          <w:del w:id="0" w:author="侯赛茵" w:date="2022-07-01T10:51:00Z"/>
          <w:rFonts w:ascii="宋体" w:hAnsi="宋体"/>
          <w:sz w:val="24"/>
          <w:szCs w:val="24"/>
        </w:rPr>
      </w:pPr>
    </w:p>
    <w:p w14:paraId="6CEA30C6" w14:textId="1049ACC2" w:rsidR="00D70E3A" w:rsidRDefault="00EB07C6" w:rsidP="00761AF8">
      <w:pPr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我公司</w:t>
      </w:r>
      <w:r w:rsidR="00761AF8">
        <w:rPr>
          <w:rFonts w:ascii="宋体" w:hAnsi="宋体" w:hint="eastAsia"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sz w:val="24"/>
          <w:szCs w:val="24"/>
          <w:u w:val="single"/>
        </w:rPr>
        <w:t xml:space="preserve">   </w:t>
      </w:r>
      <w:r w:rsidR="00761AF8">
        <w:rPr>
          <w:rFonts w:ascii="宋体" w:hAnsi="宋体"/>
          <w:sz w:val="24"/>
          <w:szCs w:val="24"/>
          <w:u w:val="single"/>
        </w:rPr>
        <w:t xml:space="preserve">              </w:t>
      </w:r>
      <w:r>
        <w:rPr>
          <w:rFonts w:ascii="宋体" w:hAnsi="宋体" w:hint="eastAsia"/>
          <w:sz w:val="24"/>
          <w:szCs w:val="24"/>
          <w:u w:val="single"/>
        </w:rPr>
        <w:t xml:space="preserve">     </w:t>
      </w:r>
      <w:r>
        <w:rPr>
          <w:rFonts w:ascii="宋体" w:hAnsi="宋体" w:hint="eastAsia"/>
          <w:sz w:val="24"/>
          <w:szCs w:val="24"/>
        </w:rPr>
        <w:t>（营业执照号：</w:t>
      </w:r>
      <w:r w:rsidR="00761AF8">
        <w:rPr>
          <w:rFonts w:ascii="宋体" w:hAnsi="宋体" w:hint="eastAsia"/>
          <w:sz w:val="24"/>
          <w:szCs w:val="24"/>
          <w:u w:val="single"/>
        </w:rPr>
        <w:t xml:space="preserve">                   </w:t>
      </w:r>
      <w:r>
        <w:rPr>
          <w:rFonts w:ascii="宋体" w:hAnsi="宋体" w:hint="eastAsia"/>
          <w:sz w:val="24"/>
          <w:szCs w:val="24"/>
          <w:u w:val="single"/>
        </w:rPr>
        <w:t xml:space="preserve">      </w:t>
      </w:r>
      <w:r>
        <w:rPr>
          <w:rFonts w:ascii="宋体" w:hAnsi="宋体" w:hint="eastAsia"/>
          <w:sz w:val="24"/>
          <w:szCs w:val="24"/>
        </w:rPr>
        <w:t>）</w:t>
      </w:r>
    </w:p>
    <w:p w14:paraId="12DF6863" w14:textId="37BC602C" w:rsidR="00EB07C6" w:rsidRDefault="00EB07C6" w:rsidP="00406E57">
      <w:pPr>
        <w:spacing w:line="360" w:lineRule="auto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通过企业银行账户（户名：</w:t>
      </w:r>
      <w:r>
        <w:rPr>
          <w:rFonts w:ascii="宋体" w:hAnsi="宋体" w:hint="eastAsia"/>
          <w:sz w:val="24"/>
          <w:szCs w:val="24"/>
          <w:u w:val="single"/>
        </w:rPr>
        <w:t>___                __</w:t>
      </w:r>
      <w:r>
        <w:rPr>
          <w:rFonts w:ascii="宋体" w:hAnsi="宋体" w:hint="eastAsia"/>
          <w:sz w:val="24"/>
          <w:szCs w:val="24"/>
        </w:rPr>
        <w:t>，开户行：____________________，</w:t>
      </w:r>
      <w:proofErr w:type="gramStart"/>
      <w:r>
        <w:rPr>
          <w:rFonts w:ascii="宋体" w:hAnsi="宋体" w:hint="eastAsia"/>
          <w:sz w:val="24"/>
          <w:szCs w:val="24"/>
        </w:rPr>
        <w:t>帐号</w:t>
      </w:r>
      <w:proofErr w:type="gramEnd"/>
      <w:r>
        <w:rPr>
          <w:rFonts w:ascii="宋体" w:hAnsi="宋体" w:hint="eastAsia"/>
          <w:sz w:val="24"/>
          <w:szCs w:val="24"/>
        </w:rPr>
        <w:t>：_________________________ ）向贵司账户（开户行：</w:t>
      </w:r>
      <w:r w:rsidR="00FE6B30">
        <w:rPr>
          <w:rFonts w:ascii="宋体" w:hAnsi="宋体" w:hint="eastAsia"/>
          <w:sz w:val="24"/>
          <w:szCs w:val="24"/>
          <w:u w:val="single"/>
        </w:rPr>
        <w:t xml:space="preserve">       </w:t>
      </w:r>
      <w:r w:rsidR="005E3D10">
        <w:rPr>
          <w:rFonts w:ascii="宋体" w:hAnsi="宋体"/>
          <w:sz w:val="24"/>
          <w:szCs w:val="24"/>
          <w:u w:val="single"/>
        </w:rPr>
        <w:t xml:space="preserve">  </w:t>
      </w:r>
      <w:r w:rsidR="006D78EC">
        <w:rPr>
          <w:rFonts w:ascii="宋体" w:hAnsi="宋体"/>
          <w:sz w:val="24"/>
          <w:szCs w:val="24"/>
          <w:u w:val="single"/>
        </w:rPr>
        <w:t xml:space="preserve">    </w:t>
      </w:r>
      <w:r w:rsidR="005E3D10">
        <w:rPr>
          <w:rFonts w:ascii="宋体" w:hAnsi="宋体"/>
          <w:sz w:val="24"/>
          <w:szCs w:val="24"/>
          <w:u w:val="single"/>
        </w:rPr>
        <w:t xml:space="preserve"> </w:t>
      </w:r>
      <w:r w:rsidR="00FE6B30">
        <w:rPr>
          <w:rFonts w:ascii="宋体" w:hAnsi="宋体" w:hint="eastAsia"/>
          <w:sz w:val="24"/>
          <w:szCs w:val="24"/>
          <w:u w:val="single"/>
        </w:rPr>
        <w:t xml:space="preserve">         </w:t>
      </w:r>
      <w:r>
        <w:rPr>
          <w:rFonts w:ascii="宋体" w:hAnsi="宋体" w:hint="eastAsia"/>
          <w:sz w:val="24"/>
          <w:szCs w:val="24"/>
        </w:rPr>
        <w:t>，</w:t>
      </w:r>
      <w:proofErr w:type="gramStart"/>
      <w:r>
        <w:rPr>
          <w:rFonts w:ascii="宋体" w:hAnsi="宋体" w:hint="eastAsia"/>
          <w:sz w:val="24"/>
          <w:szCs w:val="24"/>
        </w:rPr>
        <w:t>帐号</w:t>
      </w:r>
      <w:proofErr w:type="gramEnd"/>
      <w:r>
        <w:rPr>
          <w:rFonts w:ascii="宋体" w:hAnsi="宋体" w:hint="eastAsia"/>
          <w:sz w:val="24"/>
          <w:szCs w:val="24"/>
        </w:rPr>
        <w:t>：</w:t>
      </w:r>
      <w:r w:rsidR="00FE6B30">
        <w:rPr>
          <w:rFonts w:ascii="宋体" w:hAnsi="宋体" w:hint="eastAsia"/>
          <w:sz w:val="24"/>
          <w:szCs w:val="24"/>
          <w:u w:val="single"/>
        </w:rPr>
        <w:t xml:space="preserve">     </w:t>
      </w:r>
      <w:r w:rsidR="005E3D10">
        <w:rPr>
          <w:rFonts w:ascii="宋体" w:hAnsi="宋体"/>
          <w:sz w:val="24"/>
          <w:szCs w:val="24"/>
          <w:u w:val="single"/>
        </w:rPr>
        <w:t xml:space="preserve">  </w:t>
      </w:r>
      <w:r w:rsidR="00FE6B30">
        <w:rPr>
          <w:rFonts w:ascii="宋体" w:hAnsi="宋体" w:hint="eastAsia"/>
          <w:sz w:val="24"/>
          <w:szCs w:val="24"/>
          <w:u w:val="single"/>
        </w:rPr>
        <w:t xml:space="preserve">      </w:t>
      </w:r>
      <w:r w:rsidR="006D78EC">
        <w:rPr>
          <w:rFonts w:ascii="宋体" w:hAnsi="宋体"/>
          <w:sz w:val="24"/>
          <w:szCs w:val="24"/>
          <w:u w:val="single"/>
        </w:rPr>
        <w:t xml:space="preserve">   </w:t>
      </w:r>
      <w:r w:rsidR="00FE6B30">
        <w:rPr>
          <w:rFonts w:ascii="宋体" w:hAnsi="宋体" w:hint="eastAsia"/>
          <w:sz w:val="24"/>
          <w:szCs w:val="24"/>
          <w:u w:val="single"/>
        </w:rPr>
        <w:t xml:space="preserve">     </w:t>
      </w:r>
      <w:r>
        <w:rPr>
          <w:rFonts w:ascii="宋体" w:hAnsi="宋体" w:hint="eastAsia"/>
          <w:sz w:val="24"/>
          <w:szCs w:val="24"/>
        </w:rPr>
        <w:t>）</w:t>
      </w:r>
      <w:r w:rsidR="00326ADB">
        <w:rPr>
          <w:rFonts w:ascii="宋体" w:hAnsi="宋体" w:hint="eastAsia"/>
          <w:sz w:val="24"/>
          <w:szCs w:val="24"/>
        </w:rPr>
        <w:t>支付</w:t>
      </w:r>
      <w:r w:rsidR="00326ADB">
        <w:rPr>
          <w:rFonts w:ascii="宋体" w:hAnsi="宋体"/>
          <w:sz w:val="24"/>
          <w:szCs w:val="24"/>
        </w:rPr>
        <w:t>的</w:t>
      </w:r>
      <w:del w:id="1" w:author="侯赛茵" w:date="2022-07-01T11:18:00Z">
        <w:r w:rsidR="00326ADB" w:rsidDel="00536C90">
          <w:rPr>
            <w:rFonts w:ascii="宋体" w:hAnsi="宋体"/>
            <w:sz w:val="24"/>
            <w:szCs w:val="24"/>
          </w:rPr>
          <w:delText>采购</w:delText>
        </w:r>
      </w:del>
      <w:r w:rsidR="00326ADB">
        <w:rPr>
          <w:rFonts w:ascii="宋体" w:hAnsi="宋体"/>
          <w:sz w:val="24"/>
          <w:szCs w:val="24"/>
        </w:rPr>
        <w:t>款项</w:t>
      </w:r>
      <w:r w:rsidR="00605B20">
        <w:rPr>
          <w:rFonts w:ascii="宋体" w:hAnsi="宋体" w:hint="eastAsia"/>
          <w:sz w:val="24"/>
          <w:szCs w:val="24"/>
        </w:rPr>
        <w:t>，</w:t>
      </w:r>
      <w:r w:rsidR="00524E34">
        <w:rPr>
          <w:rFonts w:ascii="宋体" w:hAnsi="宋体" w:hint="eastAsia"/>
          <w:sz w:val="24"/>
          <w:szCs w:val="24"/>
        </w:rPr>
        <w:t>由</w:t>
      </w:r>
      <w:r w:rsidR="00406E57" w:rsidRPr="00406E57">
        <w:rPr>
          <w:rFonts w:ascii="宋体" w:hAnsi="宋体"/>
          <w:sz w:val="24"/>
          <w:szCs w:val="24"/>
        </w:rPr>
        <w:t xml:space="preserve"> </w:t>
      </w:r>
      <w:r w:rsidR="00406E57" w:rsidRPr="00406E57">
        <w:rPr>
          <w:rFonts w:ascii="宋体" w:hAnsi="宋体"/>
          <w:sz w:val="24"/>
          <w:szCs w:val="24"/>
          <w:u w:val="single"/>
        </w:rPr>
        <w:t xml:space="preserve">        </w:t>
      </w:r>
      <w:r w:rsidRPr="00406E57">
        <w:rPr>
          <w:rFonts w:ascii="宋体" w:hAnsi="宋体" w:hint="eastAsia"/>
          <w:sz w:val="24"/>
          <w:szCs w:val="24"/>
          <w:u w:val="single"/>
        </w:rPr>
        <w:t xml:space="preserve">  </w:t>
      </w:r>
      <w:r w:rsidR="00326ADB">
        <w:rPr>
          <w:rFonts w:ascii="宋体" w:hAnsi="宋体" w:hint="eastAsia"/>
          <w:sz w:val="24"/>
          <w:szCs w:val="24"/>
          <w:u w:val="single"/>
        </w:rPr>
        <w:t xml:space="preserve"> </w:t>
      </w:r>
      <w:r w:rsidR="00406E57">
        <w:rPr>
          <w:rFonts w:ascii="宋体" w:hAnsi="宋体"/>
          <w:sz w:val="24"/>
          <w:szCs w:val="24"/>
          <w:u w:val="single"/>
        </w:rPr>
        <w:t xml:space="preserve"> </w:t>
      </w:r>
      <w:r w:rsidR="00524E34">
        <w:rPr>
          <w:rFonts w:ascii="宋体" w:hAnsi="宋体"/>
          <w:sz w:val="24"/>
          <w:szCs w:val="24"/>
          <w:u w:val="single"/>
        </w:rPr>
        <w:t xml:space="preserve"> </w:t>
      </w:r>
      <w:r w:rsidR="00406E57">
        <w:rPr>
          <w:rFonts w:ascii="宋体" w:hAnsi="宋体"/>
          <w:sz w:val="24"/>
          <w:szCs w:val="24"/>
          <w:u w:val="single"/>
        </w:rPr>
        <w:t xml:space="preserve"> </w:t>
      </w:r>
      <w:r w:rsidR="00406E57">
        <w:rPr>
          <w:rFonts w:ascii="宋体" w:hAnsi="宋体" w:hint="eastAsia"/>
          <w:sz w:val="24"/>
          <w:szCs w:val="24"/>
          <w:u w:val="single"/>
        </w:rPr>
        <w:t xml:space="preserve">  </w:t>
      </w:r>
      <w:r w:rsidR="00406E57">
        <w:rPr>
          <w:rFonts w:ascii="宋体" w:hAnsi="宋体"/>
          <w:sz w:val="24"/>
          <w:szCs w:val="24"/>
          <w:u w:val="single"/>
        </w:rPr>
        <w:t xml:space="preserve"> </w:t>
      </w:r>
      <w:r w:rsidR="00D65801">
        <w:rPr>
          <w:rFonts w:ascii="宋体" w:hAnsi="宋体"/>
          <w:sz w:val="24"/>
          <w:szCs w:val="24"/>
          <w:u w:val="single"/>
        </w:rPr>
        <w:t>(</w:t>
      </w:r>
      <w:r w:rsidR="00D65801" w:rsidRPr="00D65801">
        <w:rPr>
          <w:rFonts w:ascii="宋体" w:hAnsi="宋体" w:hint="eastAsia"/>
          <w:sz w:val="24"/>
          <w:szCs w:val="24"/>
        </w:rPr>
        <w:t>京东</w:t>
      </w:r>
      <w:r w:rsidR="00524E34">
        <w:rPr>
          <w:rFonts w:ascii="宋体" w:hAnsi="宋体" w:hint="eastAsia"/>
          <w:sz w:val="24"/>
          <w:szCs w:val="24"/>
        </w:rPr>
        <w:t>采购</w:t>
      </w:r>
      <w:r w:rsidR="00D65801" w:rsidRPr="00D65801">
        <w:rPr>
          <w:rFonts w:ascii="宋体" w:hAnsi="宋体"/>
          <w:sz w:val="24"/>
          <w:szCs w:val="24"/>
        </w:rPr>
        <w:t>账号</w:t>
      </w:r>
      <w:r w:rsidR="00D65801">
        <w:rPr>
          <w:rFonts w:ascii="宋体" w:hAnsi="宋体" w:hint="eastAsia"/>
          <w:sz w:val="24"/>
          <w:szCs w:val="24"/>
        </w:rPr>
        <w:t>)</w:t>
      </w:r>
      <w:r w:rsidR="00326ADB" w:rsidRPr="00D65801">
        <w:rPr>
          <w:rFonts w:ascii="宋体" w:hAnsi="宋体" w:hint="eastAsia"/>
          <w:sz w:val="24"/>
          <w:szCs w:val="24"/>
        </w:rPr>
        <w:t>代</w:t>
      </w:r>
      <w:r w:rsidR="00524E34">
        <w:rPr>
          <w:rFonts w:ascii="宋体" w:hAnsi="宋体" w:hint="eastAsia"/>
          <w:sz w:val="24"/>
          <w:szCs w:val="24"/>
        </w:rPr>
        <w:t>本公司在</w:t>
      </w:r>
      <w:r w:rsidR="00524E34">
        <w:rPr>
          <w:rFonts w:ascii="宋体" w:hAnsi="宋体"/>
          <w:sz w:val="24"/>
          <w:szCs w:val="24"/>
        </w:rPr>
        <w:t>京东</w:t>
      </w:r>
      <w:ins w:id="2" w:author="侯赛茵" w:date="2019-12-02T20:22:00Z">
        <w:r w:rsidR="00C861FE">
          <w:rPr>
            <w:rFonts w:ascii="宋体" w:hAnsi="宋体" w:hint="eastAsia"/>
            <w:sz w:val="24"/>
            <w:szCs w:val="24"/>
          </w:rPr>
          <w:t>J</w:t>
        </w:r>
        <w:r w:rsidR="00C861FE">
          <w:rPr>
            <w:rFonts w:ascii="宋体" w:hAnsi="宋体"/>
            <w:sz w:val="24"/>
            <w:szCs w:val="24"/>
          </w:rPr>
          <w:t>D.COM</w:t>
        </w:r>
        <w:r w:rsidR="00C861FE">
          <w:rPr>
            <w:rFonts w:ascii="宋体" w:hAnsi="宋体" w:hint="eastAsia"/>
            <w:sz w:val="24"/>
            <w:szCs w:val="24"/>
          </w:rPr>
          <w:t>及</w:t>
        </w:r>
      </w:ins>
      <w:ins w:id="3" w:author="侯赛茵" w:date="2022-07-01T11:19:00Z">
        <w:r w:rsidR="00AC7958">
          <w:rPr>
            <w:rFonts w:ascii="宋体" w:hAnsi="宋体" w:hint="eastAsia"/>
            <w:sz w:val="24"/>
            <w:szCs w:val="24"/>
          </w:rPr>
          <w:t>关联渠道等</w:t>
        </w:r>
      </w:ins>
      <w:r w:rsidR="00524E34">
        <w:rPr>
          <w:rFonts w:ascii="宋体" w:hAnsi="宋体"/>
          <w:sz w:val="24"/>
          <w:szCs w:val="24"/>
        </w:rPr>
        <w:t>采购</w:t>
      </w:r>
      <w:r w:rsidR="00524E34">
        <w:rPr>
          <w:rFonts w:ascii="宋体" w:hAnsi="宋体" w:hint="eastAsia"/>
          <w:sz w:val="24"/>
          <w:szCs w:val="24"/>
        </w:rPr>
        <w:t>货物</w:t>
      </w:r>
      <w:r>
        <w:rPr>
          <w:rFonts w:ascii="宋体" w:hAnsi="宋体" w:hint="eastAsia"/>
          <w:sz w:val="24"/>
          <w:szCs w:val="24"/>
        </w:rPr>
        <w:t>。</w:t>
      </w:r>
    </w:p>
    <w:p w14:paraId="1FB46141" w14:textId="4347DA09" w:rsidR="00EB07C6" w:rsidRDefault="00EB07C6" w:rsidP="00406E57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我公司保证上述款项的合法性，并对因上述款项</w:t>
      </w:r>
      <w:ins w:id="4" w:author="侯赛茵" w:date="2019-12-02T20:23:00Z">
        <w:r w:rsidR="00C861FE">
          <w:rPr>
            <w:rFonts w:ascii="宋体" w:hAnsi="宋体" w:hint="eastAsia"/>
            <w:sz w:val="24"/>
            <w:szCs w:val="24"/>
          </w:rPr>
          <w:t>及京东采购账号</w:t>
        </w:r>
      </w:ins>
      <w:r>
        <w:rPr>
          <w:rFonts w:ascii="宋体" w:hAnsi="宋体" w:hint="eastAsia"/>
          <w:sz w:val="24"/>
          <w:szCs w:val="24"/>
        </w:rPr>
        <w:t>产生的法律纠纷及造成的贵司</w:t>
      </w:r>
      <w:ins w:id="5" w:author="侯赛茵" w:date="2019-12-02T20:23:00Z">
        <w:r w:rsidR="00C861FE">
          <w:rPr>
            <w:rFonts w:ascii="宋体" w:hAnsi="宋体" w:hint="eastAsia"/>
            <w:sz w:val="24"/>
            <w:szCs w:val="24"/>
          </w:rPr>
          <w:t>及贵司关联公司</w:t>
        </w:r>
      </w:ins>
      <w:r>
        <w:rPr>
          <w:rFonts w:ascii="宋体" w:hAnsi="宋体" w:hint="eastAsia"/>
          <w:sz w:val="24"/>
          <w:szCs w:val="24"/>
        </w:rPr>
        <w:t>损失承担全部法律责任。</w:t>
      </w:r>
    </w:p>
    <w:p w14:paraId="6603B26F" w14:textId="4A903466" w:rsidR="00EB07C6" w:rsidRDefault="00EB07C6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本声明为不可撤销的声明</w:t>
      </w:r>
      <w:ins w:id="6" w:author="侯赛茵" w:date="2019-12-02T20:23:00Z">
        <w:r w:rsidR="00C861FE">
          <w:rPr>
            <w:rFonts w:ascii="宋体" w:hAnsi="宋体" w:hint="eastAsia"/>
            <w:sz w:val="24"/>
            <w:szCs w:val="24"/>
          </w:rPr>
          <w:t>，自盖章之</w:t>
        </w:r>
      </w:ins>
      <w:ins w:id="7" w:author="侯赛茵" w:date="2019-12-02T20:24:00Z">
        <w:r w:rsidR="00C861FE">
          <w:rPr>
            <w:rFonts w:ascii="宋体" w:hAnsi="宋体" w:hint="eastAsia"/>
            <w:sz w:val="24"/>
            <w:szCs w:val="24"/>
          </w:rPr>
          <w:t>日起</w:t>
        </w:r>
      </w:ins>
      <w:ins w:id="8" w:author="侯赛茵" w:date="2022-07-01T11:20:00Z">
        <w:r w:rsidR="00AC7958">
          <w:rPr>
            <w:rFonts w:ascii="宋体" w:hAnsi="宋体" w:hint="eastAsia"/>
            <w:sz w:val="24"/>
            <w:szCs w:val="24"/>
          </w:rPr>
          <w:t>生效，</w:t>
        </w:r>
      </w:ins>
      <w:bookmarkStart w:id="9" w:name="_GoBack"/>
      <w:ins w:id="10" w:author="盛亚楠" w:date="2022-07-01T10:31:00Z">
        <w:r w:rsidR="00335164">
          <w:rPr>
            <w:rFonts w:ascii="宋体" w:hAnsi="宋体" w:hint="eastAsia"/>
            <w:sz w:val="24"/>
            <w:szCs w:val="24"/>
          </w:rPr>
          <w:t>至</w:t>
        </w:r>
        <w:r w:rsidR="00335164">
          <w:rPr>
            <w:rFonts w:ascii="宋体" w:hAnsi="宋体"/>
            <w:sz w:val="24"/>
            <w:szCs w:val="24"/>
          </w:rPr>
          <w:t>X</w:t>
        </w:r>
        <w:r w:rsidR="00335164">
          <w:rPr>
            <w:rFonts w:ascii="宋体" w:hAnsi="宋体" w:hint="eastAsia"/>
            <w:sz w:val="24"/>
            <w:szCs w:val="24"/>
          </w:rPr>
          <w:t>年</w:t>
        </w:r>
        <w:r w:rsidR="00335164">
          <w:rPr>
            <w:rFonts w:ascii="宋体" w:hAnsi="宋体"/>
            <w:sz w:val="24"/>
            <w:szCs w:val="24"/>
          </w:rPr>
          <w:t>X</w:t>
        </w:r>
      </w:ins>
      <w:ins w:id="11" w:author="盛亚楠" w:date="2022-07-01T10:32:00Z">
        <w:r w:rsidR="00335164">
          <w:rPr>
            <w:rFonts w:ascii="宋体" w:hAnsi="宋体" w:hint="eastAsia"/>
            <w:sz w:val="24"/>
            <w:szCs w:val="24"/>
          </w:rPr>
          <w:t>月</w:t>
        </w:r>
        <w:r w:rsidR="00335164">
          <w:rPr>
            <w:rFonts w:ascii="宋体" w:hAnsi="宋体"/>
            <w:sz w:val="24"/>
            <w:szCs w:val="24"/>
          </w:rPr>
          <w:t>X</w:t>
        </w:r>
        <w:r w:rsidR="00335164">
          <w:rPr>
            <w:rFonts w:ascii="宋体" w:hAnsi="宋体" w:hint="eastAsia"/>
            <w:sz w:val="24"/>
            <w:szCs w:val="24"/>
          </w:rPr>
          <w:t>日有</w:t>
        </w:r>
      </w:ins>
      <w:ins w:id="12" w:author="侯赛茵" w:date="2019-12-02T20:24:00Z">
        <w:del w:id="13" w:author="盛亚楠" w:date="2022-07-01T10:32:00Z">
          <w:r w:rsidR="00C861FE" w:rsidDel="00335164">
            <w:rPr>
              <w:rFonts w:ascii="宋体" w:hAnsi="宋体" w:hint="eastAsia"/>
              <w:sz w:val="24"/>
              <w:szCs w:val="24"/>
            </w:rPr>
            <w:delText>生</w:delText>
          </w:r>
        </w:del>
        <w:r w:rsidR="00C861FE">
          <w:rPr>
            <w:rFonts w:ascii="宋体" w:hAnsi="宋体" w:hint="eastAsia"/>
            <w:sz w:val="24"/>
            <w:szCs w:val="24"/>
          </w:rPr>
          <w:t>效</w:t>
        </w:r>
      </w:ins>
      <w:bookmarkEnd w:id="9"/>
      <w:r>
        <w:rPr>
          <w:rFonts w:ascii="宋体" w:hAnsi="宋体" w:hint="eastAsia"/>
          <w:sz w:val="24"/>
          <w:szCs w:val="24"/>
        </w:rPr>
        <w:t>。</w:t>
      </w:r>
      <w:ins w:id="14" w:author="侯赛茵" w:date="2019-12-02T20:24:00Z">
        <w:r w:rsidR="00282F5B">
          <w:rPr>
            <w:rFonts w:ascii="宋体" w:hAnsi="宋体" w:hint="eastAsia"/>
            <w:sz w:val="24"/>
            <w:szCs w:val="24"/>
          </w:rPr>
          <w:t>本声明书的复印件、扫描件与原件具有同等法律效力。</w:t>
        </w:r>
      </w:ins>
    </w:p>
    <w:p w14:paraId="36E13287" w14:textId="77777777" w:rsidR="00EB07C6" w:rsidRDefault="00EB07C6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785C3596" w14:textId="77777777" w:rsidR="00EB07C6" w:rsidRDefault="00EB07C6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0480C5D0" w14:textId="4AA98C6F" w:rsidR="00EB07C6" w:rsidRDefault="00524E34" w:rsidP="0011609C">
      <w:pPr>
        <w:spacing w:line="360" w:lineRule="auto"/>
        <w:ind w:firstLineChars="2500" w:firstLine="600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X</w:t>
      </w:r>
      <w:r>
        <w:rPr>
          <w:rFonts w:ascii="宋体" w:hAnsi="宋体"/>
          <w:sz w:val="24"/>
          <w:szCs w:val="24"/>
        </w:rPr>
        <w:t>XX</w:t>
      </w:r>
      <w:r w:rsidR="00EB07C6">
        <w:rPr>
          <w:rFonts w:ascii="宋体" w:hAnsi="宋体" w:hint="eastAsia"/>
          <w:sz w:val="24"/>
          <w:szCs w:val="24"/>
        </w:rPr>
        <w:t>公司（盖章）：</w:t>
      </w:r>
    </w:p>
    <w:p w14:paraId="5B317C07" w14:textId="77777777" w:rsidR="00EB07C6" w:rsidRDefault="00EB07C6">
      <w:pPr>
        <w:spacing w:line="360" w:lineRule="auto"/>
        <w:ind w:firstLineChars="2400" w:firstLine="5760"/>
        <w:rPr>
          <w:rFonts w:ascii="宋体" w:hAnsi="宋体"/>
          <w:sz w:val="24"/>
          <w:szCs w:val="24"/>
        </w:rPr>
      </w:pPr>
    </w:p>
    <w:p w14:paraId="146FEC9E" w14:textId="4FDF8FDD" w:rsidR="00EB07C6" w:rsidRDefault="00EB07C6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       </w:t>
      </w:r>
      <w:r w:rsidR="00D65801">
        <w:rPr>
          <w:rFonts w:ascii="宋体" w:hAnsi="宋体" w:hint="eastAsia"/>
          <w:sz w:val="24"/>
          <w:szCs w:val="24"/>
        </w:rPr>
        <w:t xml:space="preserve">                             </w:t>
      </w:r>
      <w:r>
        <w:rPr>
          <w:rFonts w:ascii="宋体" w:hAnsi="宋体" w:hint="eastAsia"/>
          <w:sz w:val="24"/>
          <w:szCs w:val="24"/>
        </w:rPr>
        <w:t xml:space="preserve">  </w:t>
      </w:r>
      <w:ins w:id="15" w:author="侯赛茵" w:date="2019-12-02T20:24:00Z">
        <w:r w:rsidR="00C861FE">
          <w:rPr>
            <w:rFonts w:ascii="宋体" w:hAnsi="宋体" w:hint="eastAsia"/>
            <w:sz w:val="24"/>
            <w:szCs w:val="24"/>
          </w:rPr>
          <w:t>盖章</w:t>
        </w:r>
      </w:ins>
      <w:r>
        <w:rPr>
          <w:rFonts w:ascii="宋体" w:hAnsi="宋体" w:hint="eastAsia"/>
          <w:sz w:val="24"/>
          <w:szCs w:val="24"/>
        </w:rPr>
        <w:t>日期：      年    月    日</w:t>
      </w:r>
    </w:p>
    <w:p w14:paraId="24D5153C" w14:textId="77777777" w:rsidR="00EB07C6" w:rsidRDefault="00EB07C6">
      <w:pPr>
        <w:spacing w:line="360" w:lineRule="auto"/>
        <w:ind w:firstLineChars="2400" w:firstLine="5760"/>
        <w:rPr>
          <w:rFonts w:ascii="宋体" w:hAnsi="宋体"/>
          <w:sz w:val="24"/>
          <w:szCs w:val="24"/>
        </w:rPr>
      </w:pPr>
    </w:p>
    <w:p w14:paraId="1D9C5C3E" w14:textId="1E811295" w:rsidR="00EB07C6" w:rsidRPr="004C4CCE" w:rsidRDefault="00EB07C6" w:rsidP="00E64929">
      <w:pPr>
        <w:spacing w:line="360" w:lineRule="auto"/>
        <w:jc w:val="left"/>
        <w:rPr>
          <w:rFonts w:ascii="宋体" w:hAnsi="宋体"/>
          <w:color w:val="FF0000"/>
          <w:sz w:val="24"/>
          <w:szCs w:val="24"/>
        </w:rPr>
      </w:pPr>
      <w:r w:rsidRPr="004C4CCE">
        <w:rPr>
          <w:rFonts w:ascii="宋体" w:hAnsi="宋体" w:hint="eastAsia"/>
          <w:color w:val="FF0000"/>
          <w:sz w:val="24"/>
          <w:szCs w:val="24"/>
        </w:rPr>
        <w:t>附：</w:t>
      </w:r>
      <w:r w:rsidR="00D65801">
        <w:rPr>
          <w:rFonts w:ascii="宋体" w:hAnsi="宋体" w:hint="eastAsia"/>
          <w:color w:val="FF0000"/>
          <w:sz w:val="24"/>
          <w:szCs w:val="24"/>
        </w:rPr>
        <w:t>委托</w:t>
      </w:r>
      <w:r w:rsidR="00D65801">
        <w:rPr>
          <w:rFonts w:ascii="宋体" w:hAnsi="宋体"/>
          <w:color w:val="FF0000"/>
          <w:sz w:val="24"/>
          <w:szCs w:val="24"/>
        </w:rPr>
        <w:t>公司</w:t>
      </w:r>
      <w:r w:rsidRPr="004C4CCE">
        <w:rPr>
          <w:rFonts w:ascii="宋体" w:hAnsi="宋体" w:hint="eastAsia"/>
          <w:color w:val="FF0000"/>
          <w:sz w:val="24"/>
          <w:szCs w:val="24"/>
        </w:rPr>
        <w:t>营业执照复印件</w:t>
      </w:r>
      <w:r w:rsidR="00E64929" w:rsidRPr="004C4CCE">
        <w:rPr>
          <w:rFonts w:ascii="宋体" w:hAnsi="宋体" w:hint="eastAsia"/>
          <w:color w:val="FF0000"/>
          <w:sz w:val="24"/>
          <w:szCs w:val="24"/>
        </w:rPr>
        <w:t>(加盖公章)</w:t>
      </w:r>
    </w:p>
    <w:sectPr w:rsidR="00EB07C6" w:rsidRPr="004C4CCE" w:rsidSect="00F9657B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4BB36" w14:textId="77777777" w:rsidR="002023BB" w:rsidRDefault="002023BB" w:rsidP="00E64929">
      <w:r>
        <w:separator/>
      </w:r>
    </w:p>
  </w:endnote>
  <w:endnote w:type="continuationSeparator" w:id="0">
    <w:p w14:paraId="4977B1D8" w14:textId="77777777" w:rsidR="002023BB" w:rsidRDefault="002023BB" w:rsidP="00E6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04E011" w14:textId="77777777" w:rsidR="002023BB" w:rsidRDefault="002023BB" w:rsidP="00E64929">
      <w:r>
        <w:separator/>
      </w:r>
    </w:p>
  </w:footnote>
  <w:footnote w:type="continuationSeparator" w:id="0">
    <w:p w14:paraId="6F6BC4C8" w14:textId="77777777" w:rsidR="002023BB" w:rsidRDefault="002023BB" w:rsidP="00E64929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侯赛茵">
    <w15:presenceInfo w15:providerId="AD" w15:userId="S-1-5-21-1713849901-2797640346-4150151575-5882"/>
  </w15:person>
  <w15:person w15:author="盛亚楠">
    <w15:presenceInfo w15:providerId="AD" w15:userId="S-1-5-21-1713849901-2797640346-4150151575-81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20E7"/>
    <w:rsid w:val="00050689"/>
    <w:rsid w:val="00057123"/>
    <w:rsid w:val="00110926"/>
    <w:rsid w:val="0011609C"/>
    <w:rsid w:val="00172A27"/>
    <w:rsid w:val="001E6E9F"/>
    <w:rsid w:val="001F2B06"/>
    <w:rsid w:val="002023BB"/>
    <w:rsid w:val="00204DE5"/>
    <w:rsid w:val="0022395D"/>
    <w:rsid w:val="002716CF"/>
    <w:rsid w:val="00282F5B"/>
    <w:rsid w:val="002A1454"/>
    <w:rsid w:val="002F77DC"/>
    <w:rsid w:val="00326ADB"/>
    <w:rsid w:val="00335164"/>
    <w:rsid w:val="003560FA"/>
    <w:rsid w:val="003C334B"/>
    <w:rsid w:val="003F023D"/>
    <w:rsid w:val="00406E57"/>
    <w:rsid w:val="00437EA4"/>
    <w:rsid w:val="004C4CCE"/>
    <w:rsid w:val="004E5173"/>
    <w:rsid w:val="00524E34"/>
    <w:rsid w:val="00536C90"/>
    <w:rsid w:val="005413CD"/>
    <w:rsid w:val="00561A0A"/>
    <w:rsid w:val="005B2D98"/>
    <w:rsid w:val="005E3D10"/>
    <w:rsid w:val="005F64E5"/>
    <w:rsid w:val="00605B20"/>
    <w:rsid w:val="00625B2E"/>
    <w:rsid w:val="006A1813"/>
    <w:rsid w:val="006C59C9"/>
    <w:rsid w:val="006C5A03"/>
    <w:rsid w:val="006D78EC"/>
    <w:rsid w:val="006F3837"/>
    <w:rsid w:val="00727AF6"/>
    <w:rsid w:val="00730464"/>
    <w:rsid w:val="00744CB4"/>
    <w:rsid w:val="00761AF8"/>
    <w:rsid w:val="00774C38"/>
    <w:rsid w:val="007B240A"/>
    <w:rsid w:val="00806E10"/>
    <w:rsid w:val="009141AA"/>
    <w:rsid w:val="009875D0"/>
    <w:rsid w:val="009D2B87"/>
    <w:rsid w:val="00AC7958"/>
    <w:rsid w:val="00AD30FD"/>
    <w:rsid w:val="00B07C03"/>
    <w:rsid w:val="00B52EE2"/>
    <w:rsid w:val="00B75A16"/>
    <w:rsid w:val="00BB6F73"/>
    <w:rsid w:val="00BE0FA6"/>
    <w:rsid w:val="00BF780F"/>
    <w:rsid w:val="00C861FE"/>
    <w:rsid w:val="00D554D2"/>
    <w:rsid w:val="00D65801"/>
    <w:rsid w:val="00D70E3A"/>
    <w:rsid w:val="00E64929"/>
    <w:rsid w:val="00EB07C6"/>
    <w:rsid w:val="00EF20EE"/>
    <w:rsid w:val="00F77150"/>
    <w:rsid w:val="00F9657B"/>
    <w:rsid w:val="00FE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093497"/>
  <w15:docId w15:val="{49E90703-BE41-4FFC-AD7E-EF41165F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657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rsid w:val="00F9657B"/>
    <w:rPr>
      <w:sz w:val="18"/>
      <w:szCs w:val="18"/>
    </w:rPr>
  </w:style>
  <w:style w:type="character" w:customStyle="1" w:styleId="a5">
    <w:name w:val="页脚 字符"/>
    <w:basedOn w:val="a0"/>
    <w:link w:val="a6"/>
    <w:rsid w:val="00F9657B"/>
    <w:rPr>
      <w:sz w:val="18"/>
      <w:szCs w:val="18"/>
    </w:rPr>
  </w:style>
  <w:style w:type="paragraph" w:styleId="a6">
    <w:name w:val="footer"/>
    <w:basedOn w:val="a"/>
    <w:link w:val="a5"/>
    <w:rsid w:val="00F965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3"/>
    <w:rsid w:val="00F965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text"/>
    <w:basedOn w:val="a"/>
    <w:link w:val="a8"/>
    <w:rsid w:val="00F9657B"/>
    <w:pPr>
      <w:jc w:val="left"/>
    </w:pPr>
  </w:style>
  <w:style w:type="paragraph" w:styleId="a9">
    <w:name w:val="Balloon Text"/>
    <w:basedOn w:val="a"/>
    <w:link w:val="aa"/>
    <w:uiPriority w:val="99"/>
    <w:semiHidden/>
    <w:unhideWhenUsed/>
    <w:rsid w:val="00E6492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64929"/>
    <w:rPr>
      <w:rFonts w:ascii="Calibri" w:hAnsi="Calibri"/>
      <w:kern w:val="2"/>
      <w:sz w:val="18"/>
      <w:szCs w:val="18"/>
    </w:rPr>
  </w:style>
  <w:style w:type="character" w:customStyle="1" w:styleId="a8">
    <w:name w:val="批注文字 字符"/>
    <w:basedOn w:val="a0"/>
    <w:link w:val="a7"/>
    <w:rsid w:val="00806E10"/>
    <w:rPr>
      <w:rFonts w:ascii="Calibri" w:hAnsi="Calibri"/>
      <w:kern w:val="2"/>
      <w:sz w:val="21"/>
      <w:szCs w:val="22"/>
    </w:rPr>
  </w:style>
  <w:style w:type="character" w:styleId="ab">
    <w:name w:val="annotation reference"/>
    <w:basedOn w:val="a0"/>
    <w:uiPriority w:val="99"/>
    <w:semiHidden/>
    <w:unhideWhenUsed/>
    <w:rsid w:val="00806E10"/>
    <w:rPr>
      <w:sz w:val="21"/>
      <w:szCs w:val="21"/>
    </w:rPr>
  </w:style>
  <w:style w:type="paragraph" w:styleId="ac">
    <w:name w:val="annotation subject"/>
    <w:basedOn w:val="a7"/>
    <w:next w:val="a7"/>
    <w:link w:val="ad"/>
    <w:uiPriority w:val="99"/>
    <w:semiHidden/>
    <w:unhideWhenUsed/>
    <w:rsid w:val="003F023D"/>
    <w:rPr>
      <w:b/>
      <w:bCs/>
    </w:rPr>
  </w:style>
  <w:style w:type="character" w:customStyle="1" w:styleId="ad">
    <w:name w:val="批注主题 字符"/>
    <w:basedOn w:val="a8"/>
    <w:link w:val="ac"/>
    <w:uiPriority w:val="99"/>
    <w:semiHidden/>
    <w:rsid w:val="003F023D"/>
    <w:rPr>
      <w:rFonts w:ascii="Calibri" w:hAnsi="Calibr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9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77</Words>
  <Characters>442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刘斌</dc:title>
  <dc:creator>刘斌</dc:creator>
  <cp:lastModifiedBy>侯赛茵</cp:lastModifiedBy>
  <cp:revision>5</cp:revision>
  <cp:lastPrinted>1900-12-31T16:00:00Z</cp:lastPrinted>
  <dcterms:created xsi:type="dcterms:W3CDTF">2022-07-01T02:32:00Z</dcterms:created>
  <dcterms:modified xsi:type="dcterms:W3CDTF">2022-07-01T03:21:00Z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2052-6.6.0.2671</vt:lpwstr>
  </property>
</Properties>
</file>